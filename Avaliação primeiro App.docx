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Grupo - 04</w:t>
      </w:r>
    </w:p>
    <w:p w:rsidR="00000000" w:rsidDel="00000000" w:rsidP="00000000" w:rsidRDefault="00000000" w:rsidRPr="00000000" w14:paraId="00000002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Eliza Oliveira</w:t>
      </w:r>
    </w:p>
    <w:p w:rsidR="00000000" w:rsidDel="00000000" w:rsidP="00000000" w:rsidRDefault="00000000" w:rsidRPr="00000000" w14:paraId="00000003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Victor Mendes</w:t>
      </w:r>
    </w:p>
    <w:p w:rsidR="00000000" w:rsidDel="00000000" w:rsidP="00000000" w:rsidRDefault="00000000" w:rsidRPr="00000000" w14:paraId="00000004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Avner Augusto</w:t>
      </w:r>
    </w:p>
    <w:p w:rsidR="00000000" w:rsidDel="00000000" w:rsidP="00000000" w:rsidRDefault="00000000" w:rsidRPr="00000000" w14:paraId="00000005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Exercício - Avaliação primeiro App</w:t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Utilizando os tópicos abordados na primeira aula de testes mobile, escolha um aplicativo existente na loja de aplicativos (se já é usuário melhor ainda), e faça uma </w:t>
      </w:r>
      <w:r w:rsidDel="00000000" w:rsidR="00000000" w:rsidRPr="00000000">
        <w:rPr>
          <w:b w:val="1"/>
          <w:sz w:val="20"/>
          <w:szCs w:val="20"/>
          <w:rtl w:val="0"/>
        </w:rPr>
        <w:t xml:space="preserve">análise</w:t>
      </w:r>
      <w:r w:rsidDel="00000000" w:rsidR="00000000" w:rsidRPr="00000000">
        <w:rPr>
          <w:b w:val="1"/>
          <w:sz w:val="20"/>
          <w:szCs w:val="20"/>
          <w:rtl w:val="0"/>
        </w:rPr>
        <w:t xml:space="preserve"> do aplicativo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0A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 - Mapeamento das principais funcionalidades e sua primeira impressão, listando pontos importantes que você testaria ou apontaria com pontos de melhorias.</w:t>
      </w:r>
    </w:p>
    <w:p w:rsidR="00000000" w:rsidDel="00000000" w:rsidP="00000000" w:rsidRDefault="00000000" w:rsidRPr="00000000" w14:paraId="0000000B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</w:t>
      </w:r>
      <w:r w:rsidDel="00000000" w:rsidR="00000000" w:rsidRPr="00000000">
        <w:rPr>
          <w:sz w:val="20"/>
          <w:szCs w:val="20"/>
          <w:rtl w:val="0"/>
        </w:rPr>
        <w:t xml:space="preserve"> - Listar desafios que podem ser encontrados testando aplicação.</w:t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  <w:t xml:space="preserve">*Use o exemplo abaixo como referência para executar seu exercício.</w:t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——————————————————————————————————————————————</w:t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Imagine que você foi contratado para trabalhar em uma empresa que vai desenvolver um Aplicativo de Delivery:</w:t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ANÁLISE DE APLICATIVO REFERÊNCIA</w:t>
      </w:r>
    </w:p>
    <w:p w:rsidR="00000000" w:rsidDel="00000000" w:rsidP="00000000" w:rsidRDefault="00000000" w:rsidRPr="00000000" w14:paraId="00000016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05"/>
        <w:gridCol w:w="7455"/>
        <w:tblGridChange w:id="0">
          <w:tblGrid>
            <w:gridCol w:w="1905"/>
            <w:gridCol w:w="7455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Aplicativo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Mimo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Link para download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https://play.google.com/store/apps/details?id=com.getmimo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Mais informações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 Mimo é um App que ensina a codificar nas linguagens Python, JavaScript, HTML, SQL, CSS de forma mais acessível, divertida e intuitiva.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 - Mapeamento das principais funcionalidades e sua primeira impressão, listando pontos importantes que você testaria ou apontaria com pontos de melhorias.</w:t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AVALIAÇÃO E MAPEAMENTO DE FUNCIONALIDADES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90.0000000000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1390"/>
        <w:gridCol w:w="6785.000000000001"/>
        <w:tblGridChange w:id="0">
          <w:tblGrid>
            <w:gridCol w:w="1215"/>
            <w:gridCol w:w="1390"/>
            <w:gridCol w:w="6785.000000000001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Categoria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Tópicos para avaliação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Resultados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Funcionalidade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Primeiro acesso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 primeiro acesso ao aplicativo é obrigatório fazer uma conta para contemplar as demais funcionalidades. Seria bom que existisse o modo visitante, para que fosse mais fácil e rápido o uso.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Funcionalidade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Splash Screen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Tela com incentivos de aprendizagem, figuras animadas e demonstração de algumas funcionalidades. É possível fazer login em uma conta existente ou começar respondendo algumas perguntas para modelar um perfil.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Funcionalidade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Home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Poucas informações,mas  intuitivo. Também apresentou comportamentos  estranhos com diferentes tamanhos de tela, comprimindo nomes.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Funcionalidade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Mudança de curso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Esta funcionalidade está inibida, fazendo o usuário procurar por algumas telas até achar e fazer a mudança do curso. Seria melhor deixar em algum lugar mais visível e de fácil acesso, visto que muitas pessoas gostam de aprender tecnologias diferentes. ANEXO 01.</w:t>
            </w:r>
          </w:p>
          <w:p w:rsidR="00000000" w:rsidDel="00000000" w:rsidP="00000000" w:rsidRDefault="00000000" w:rsidRPr="00000000" w14:paraId="0000003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1348804" cy="2981567"/>
                  <wp:effectExtent b="0" l="0" r="0" t="0"/>
                  <wp:docPr id="14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8804" cy="29815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jc w:val="center"/>
              <w:rPr>
                <w:b w:val="1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Funcionalidade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Leaderboard</w:t>
            </w:r>
          </w:p>
          <w:p w:rsidR="00000000" w:rsidDel="00000000" w:rsidP="00000000" w:rsidRDefault="00000000" w:rsidRPr="00000000" w14:paraId="00000036">
            <w:pPr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Nessa funcionalidade fica disponível uma lista com os usuários mais pontuados entre um grupo que participa da competição. Em cada xp adquirido a pontuação sobe. Os competidores terão 7 dias para adquirir o maior número de pontos e passar para o próximo nível.</w:t>
            </w:r>
          </w:p>
          <w:p w:rsidR="00000000" w:rsidDel="00000000" w:rsidP="00000000" w:rsidRDefault="00000000" w:rsidRPr="00000000" w14:paraId="0000003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1909550" cy="4367213"/>
                  <wp:effectExtent b="0" l="0" r="0" t="0"/>
                  <wp:docPr id="13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9550" cy="43672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1928813" cy="4396961"/>
                  <wp:effectExtent b="0" l="0" r="0" t="0"/>
                  <wp:docPr id="12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813" cy="439696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Funcionalidade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Perfil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 tela de perfil é básica,os principais pontos são que mostram o ranking, conquistas,etc… A maioria das funcionalidades que normalmente estão na tela do perfil, estão na tela de configurações, como é o exemplo de troca de nome. Uma melhoria que agregaria muito, seria uma funcionalidade dentro do perfil que trocasse o nível do curso, por exemplo de básico para intermediário.</w:t>
            </w:r>
            <w:ins w:author="AVNER AUGUSTO DOS ANJOS" w:id="0" w:date="2023-11-10T14:54:22Z">
              <w:r w:rsidDel="00000000" w:rsidR="00000000" w:rsidRPr="00000000">
                <w:rPr>
                  <w:sz w:val="18"/>
                  <w:szCs w:val="18"/>
                  <w:rtl w:val="0"/>
                </w:rPr>
                <w:t xml:space="preserve"> Ao criar seu perfil, é sugerido o modo premium e nao fica claro uma opcao de fechar a janela e prosseguir sem aderir ao plano.</w:t>
              </w:r>
            </w:ins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jc w:val="center"/>
              <w:rPr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jc w:val="center"/>
              <w:rPr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sz w:val="18"/>
                <w:szCs w:val="18"/>
                <w:highlight w:val="yellow"/>
              </w:rPr>
              <w:drawing>
                <wp:inline distB="114300" distT="114300" distL="114300" distR="114300">
                  <wp:extent cx="1560513" cy="2600854"/>
                  <wp:effectExtent b="0" l="0" r="0" t="0"/>
                  <wp:docPr id="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0513" cy="26008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jc w:val="center"/>
              <w:rPr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Funcionalidade &gt; Integração com S.O.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Idioma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Possui as linguagens apenas de português e inglês, apesar disso ainda possui algumas telas em que é misturado as 2 línguas, como é o exemplo do anexo. Seria de ótima agregação a adição de mais linguagens, para que atraia mais públicos do que já possui. </w:t>
            </w:r>
          </w:p>
          <w:p w:rsidR="00000000" w:rsidDel="00000000" w:rsidP="00000000" w:rsidRDefault="00000000" w:rsidRPr="00000000" w14:paraId="0000004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       </w:t>
            </w: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1376363" cy="2672353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363" cy="26723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Funcionalidade &gt; Integração com S.O.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Conectividade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Mensagem amigável avisando que pode estar off-line. Nesse momento é possível rever a conexão. No momento que a conexão é  restabelecida a contagem de    pontos adquiridos é feita.</w:t>
            </w:r>
          </w:p>
          <w:p w:rsidR="00000000" w:rsidDel="00000000" w:rsidP="00000000" w:rsidRDefault="00000000" w:rsidRPr="00000000" w14:paraId="00000046">
            <w:pPr>
              <w:rPr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Essa ação tem um impacto positivo no app, isso permite que a lição que foi feita não seja perdida, assim como a pontuação..   </w:t>
            </w:r>
            <w:r w:rsidDel="00000000" w:rsidR="00000000" w:rsidRPr="00000000">
              <w:rPr>
                <w:sz w:val="18"/>
                <w:szCs w:val="18"/>
                <w:highlight w:val="yellow"/>
                <w:rtl w:val="0"/>
              </w:rPr>
              <w:br w:type="textWrapping"/>
            </w: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1212850" cy="2747996"/>
                  <wp:effectExtent b="0" l="0" r="0" t="0"/>
                  <wp:docPr id="9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850" cy="274799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Funcionalidade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Comunidade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 comunidade neste app funciona como uma rede social, onde várias pessoas podem postar e outras podem reportar ou curtir. Como a maioria dos posts são em inglês, poderia ter uma funcionalidade que traduzisse o conteúdo do post.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Funcionalidade &gt; Não funcional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Acessibilidade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app não apresenta nenhuma funcionalidade de acessibilidade.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</w:t>
      </w:r>
      <w:r w:rsidDel="00000000" w:rsidR="00000000" w:rsidRPr="00000000">
        <w:rPr>
          <w:sz w:val="20"/>
          <w:szCs w:val="20"/>
          <w:rtl w:val="0"/>
        </w:rPr>
        <w:t xml:space="preserve"> - Listar desafios que podem ser encontrados testando aplicação.</w:t>
      </w:r>
    </w:p>
    <w:p w:rsidR="00000000" w:rsidDel="00000000" w:rsidP="00000000" w:rsidRDefault="00000000" w:rsidRPr="00000000" w14:paraId="0000005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DESAFIOS E SUGESTÕES QUE PODEM SER IDENTIFICADOS DURANTE OS TESTES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2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6960"/>
        <w:tblGridChange w:id="0">
          <w:tblGrid>
            <w:gridCol w:w="2310"/>
            <w:gridCol w:w="6960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Desafio ou sugestão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Resultados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Impactos nos tamanhos de tela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Títulos com textos cortados devido aos tamanhos de telas diferentes dos celulares dos usuários (...) , Categorias e menu sem impactos. Falta do “modo paisagem” ou virar deixar o celular na horizontal, para que o conteúdo fique mais legível em algumas partes.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Testes colocando o “chapéu” do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app é intuitivo e motivador, porém apresenta algumas instabilidades. Algumas telas apresentam erros inibindo descrições. Não é permitido usar o app na horizontal e isso dificulta quando se precisa do espaço. Ao tentar mover a tela também encontramos erros quando as lições utilizam arrays.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Usuários free se misturam com os que pagam(PRO) e isso é uma desvantagem, uma vez que como free só temos 5 vidas e cada vida leva 02:30:00 para recarregar.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 troca de curso não é muito clara, a opção fica bem discreta e é preciso já ter familiaridade para saber modificar.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Mudar o perfil do nível fácil para um mais avançado não é possível e esbarramos em ficar vendo o que já foi visto, deixando-nos desmotivados.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certificado só é disponibilizado se o usuário migrar para o nível pro. Isso não é esclarecido no início e pode ser uma avaliação negativa para os desenvolvedores. Mesmo sabendo que essa é a forma de angariar investimentos, deixar isso claro seria melhor. Para amenizar essa situação, ele dá a opção de indicar amigos e ganhar duas semanas como usuário pro. Essa é uma forma de ter seus certificados, mas nem todos terão essa expertise, pois essa opção também não é muito clara.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 tradução pro portugues muitas vezes apresenta erros, mesclando com a linguagem inglesa.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 forma geral é um bom app que incentiva aprender programação de forma divertida.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1514475" cy="3445209"/>
                  <wp:effectExtent b="0" l="0" r="0" t="0"/>
                  <wp:docPr id="4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344520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1514258" cy="3454400"/>
                  <wp:effectExtent b="0" l="0" r="0" t="0"/>
                  <wp:docPr id="7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258" cy="345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1528763" cy="3479576"/>
                  <wp:effectExtent b="0" l="0" r="0" t="0"/>
                  <wp:docPr id="11" name="image14.jpg"/>
                  <a:graphic>
                    <a:graphicData uri="http://schemas.openxmlformats.org/drawingml/2006/picture">
                      <pic:pic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8763" cy="347957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1538288" cy="3492818"/>
                  <wp:effectExtent b="0" l="0" r="0" t="0"/>
                  <wp:docPr id="10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288" cy="349281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1565275" cy="3551970"/>
                  <wp:effectExtent b="0" l="0" r="0" t="0"/>
                  <wp:docPr id="3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5275" cy="35519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Troca de nível de curso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Essa função não foi achada mesmo após procurar pelo app todo. O único lugar onde seleciona o nível é na criação do seu perfil quando ainda não possui conta.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Testes de Integração com dados ou serviços externos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app teve um ótimo comportamento ao tentar efetuar a compra. O app nos direcionou a loja da Play Store onde havia previamente um cartão de crédito pré cadastrado como os dados do usuário salvo. A loja passa a ser responsável pela segurança e a efetuação do pagamento com o seu fluxo seguindo perfeitamente. 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Foi apresentado um cupom de desconto, além de uma promoção de 50%.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Ao Confirmar a compra a play store confirma os dados e efetua o pagamento de forma intuitiva e segura.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1552575" cy="3557308"/>
                  <wp:effectExtent b="0" l="0" r="0" t="0"/>
                  <wp:docPr id="1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35573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1557338" cy="3561689"/>
                  <wp:effectExtent b="0" l="0" r="0" t="0"/>
                  <wp:docPr id="8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338" cy="356168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1776413" cy="4051467"/>
                  <wp:effectExtent b="0" l="0" r="0" t="0"/>
                  <wp:docPr id="15" name="image12.jpg"/>
                  <a:graphic>
                    <a:graphicData uri="http://schemas.openxmlformats.org/drawingml/2006/picture">
                      <pic:pic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413" cy="40514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1752600" cy="4043363"/>
                  <wp:effectExtent b="0" l="0" r="0" t="0"/>
                  <wp:docPr id="5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40433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Navegação de telas (back, telas sendo destruídas, etc)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Navegação intuitiva nas principais funcionalidades, deixou apenas um pouco a desejar nas secundárias, como as configurações e a troca de curso.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Conceitos de I.H.C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(Facil de aprender, Facil de memorizar, etc)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Mesmo possuindo alguns botões específicos onde é difícil o usuário achar, o app é intuitivo, possuindo tarefas repetitivas e com poucos cliques.</w:t>
            </w:r>
          </w:p>
        </w:tc>
      </w:tr>
    </w:tbl>
    <w:p w:rsidR="00000000" w:rsidDel="00000000" w:rsidP="00000000" w:rsidRDefault="00000000" w:rsidRPr="00000000" w14:paraId="0000007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3 - Casos de teste</w:t>
      </w: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7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7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1- View Learn</w:t>
      </w:r>
    </w:p>
    <w:p w:rsidR="00000000" w:rsidDel="00000000" w:rsidP="00000000" w:rsidRDefault="00000000" w:rsidRPr="00000000" w14:paraId="0000007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7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1.1 Dado que o usuário possui uma conta no sistema</w:t>
      </w:r>
    </w:p>
    <w:p w:rsidR="00000000" w:rsidDel="00000000" w:rsidP="00000000" w:rsidRDefault="00000000" w:rsidRPr="00000000" w14:paraId="0000007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E ele acessa a página Home</w:t>
      </w:r>
    </w:p>
    <w:p w:rsidR="00000000" w:rsidDel="00000000" w:rsidP="00000000" w:rsidRDefault="00000000" w:rsidRPr="00000000" w14:paraId="0000007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Quando ele aciona o botão de Glossário</w:t>
      </w:r>
    </w:p>
    <w:p w:rsidR="00000000" w:rsidDel="00000000" w:rsidP="00000000" w:rsidRDefault="00000000" w:rsidRPr="00000000" w14:paraId="0000007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Uma tela deve ser exibida com o header “Glossário”</w:t>
      </w:r>
    </w:p>
    <w:p w:rsidR="00000000" w:rsidDel="00000000" w:rsidP="00000000" w:rsidRDefault="00000000" w:rsidRPr="00000000" w14:paraId="0000008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1.2 Dado que o usuário possui uma conta no sistema</w:t>
      </w:r>
    </w:p>
    <w:p w:rsidR="00000000" w:rsidDel="00000000" w:rsidP="00000000" w:rsidRDefault="00000000" w:rsidRPr="00000000" w14:paraId="0000008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E ele acessa a página Home</w:t>
      </w:r>
    </w:p>
    <w:p w:rsidR="00000000" w:rsidDel="00000000" w:rsidP="00000000" w:rsidRDefault="00000000" w:rsidRPr="00000000" w14:paraId="0000008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Quando ele aciona o botão de Atividade</w:t>
      </w:r>
    </w:p>
    <w:p w:rsidR="00000000" w:rsidDel="00000000" w:rsidP="00000000" w:rsidRDefault="00000000" w:rsidRPr="00000000" w14:paraId="0000008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Uma tela deve ser exibida com os dias que o usuário fez alguma atividade e o header “Activity”</w:t>
      </w:r>
    </w:p>
    <w:p w:rsidR="00000000" w:rsidDel="00000000" w:rsidP="00000000" w:rsidRDefault="00000000" w:rsidRPr="00000000" w14:paraId="0000008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1.3 Dado que o usuário possui uma conta no sistema</w:t>
      </w:r>
    </w:p>
    <w:p w:rsidR="00000000" w:rsidDel="00000000" w:rsidP="00000000" w:rsidRDefault="00000000" w:rsidRPr="00000000" w14:paraId="0000008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E ele acessa a página Home</w:t>
      </w:r>
    </w:p>
    <w:p w:rsidR="00000000" w:rsidDel="00000000" w:rsidP="00000000" w:rsidRDefault="00000000" w:rsidRPr="00000000" w14:paraId="0000008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E aciona o botão onde está seu curso </w:t>
      </w:r>
    </w:p>
    <w:p w:rsidR="00000000" w:rsidDel="00000000" w:rsidP="00000000" w:rsidRDefault="00000000" w:rsidRPr="00000000" w14:paraId="0000008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Quando ele aciona o botão de Engrenagem</w:t>
      </w:r>
    </w:p>
    <w:p w:rsidR="00000000" w:rsidDel="00000000" w:rsidP="00000000" w:rsidRDefault="00000000" w:rsidRPr="00000000" w14:paraId="0000008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Então deve ser possível visualizar diferentes caminhos de conhecimento.</w:t>
      </w:r>
    </w:p>
    <w:p w:rsidR="00000000" w:rsidDel="00000000" w:rsidP="00000000" w:rsidRDefault="00000000" w:rsidRPr="00000000" w14:paraId="0000008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1.4 Dado que o usuário possui uma conta no sistema</w:t>
      </w:r>
    </w:p>
    <w:p w:rsidR="00000000" w:rsidDel="00000000" w:rsidP="00000000" w:rsidRDefault="00000000" w:rsidRPr="00000000" w14:paraId="0000008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E ele acessa a página Home</w:t>
      </w:r>
    </w:p>
    <w:p w:rsidR="00000000" w:rsidDel="00000000" w:rsidP="00000000" w:rsidRDefault="00000000" w:rsidRPr="00000000" w14:paraId="0000008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E aciona o botão onde está seu curso </w:t>
      </w:r>
    </w:p>
    <w:p w:rsidR="00000000" w:rsidDel="00000000" w:rsidP="00000000" w:rsidRDefault="00000000" w:rsidRPr="00000000" w14:paraId="0000009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Quando ele aciona o botão de Engrenagem</w:t>
      </w:r>
    </w:p>
    <w:p w:rsidR="00000000" w:rsidDel="00000000" w:rsidP="00000000" w:rsidRDefault="00000000" w:rsidRPr="00000000" w14:paraId="0000009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Então ele deve visualizar os cursos e linguagens disponíveis para selecionar</w:t>
      </w:r>
    </w:p>
    <w:p w:rsidR="00000000" w:rsidDel="00000000" w:rsidP="00000000" w:rsidRDefault="00000000" w:rsidRPr="00000000" w14:paraId="0000009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9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2 - View Leaderboard</w:t>
      </w:r>
    </w:p>
    <w:p w:rsidR="00000000" w:rsidDel="00000000" w:rsidP="00000000" w:rsidRDefault="00000000" w:rsidRPr="00000000" w14:paraId="0000009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2.1 Dado que o usuário possui uma conta NOVA no sistema</w:t>
      </w:r>
    </w:p>
    <w:p w:rsidR="00000000" w:rsidDel="00000000" w:rsidP="00000000" w:rsidRDefault="00000000" w:rsidRPr="00000000" w14:paraId="0000009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E ele acessa a página Home</w:t>
      </w:r>
    </w:p>
    <w:p w:rsidR="00000000" w:rsidDel="00000000" w:rsidP="00000000" w:rsidRDefault="00000000" w:rsidRPr="00000000" w14:paraId="0000009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Quando ele aciona o botão de Leaderboard</w:t>
      </w:r>
    </w:p>
    <w:p w:rsidR="00000000" w:rsidDel="00000000" w:rsidP="00000000" w:rsidRDefault="00000000" w:rsidRPr="00000000" w14:paraId="0000009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Então ele deve ver sua liga atual e a opção de iniciar lição </w:t>
      </w:r>
    </w:p>
    <w:p w:rsidR="00000000" w:rsidDel="00000000" w:rsidP="00000000" w:rsidRDefault="00000000" w:rsidRPr="00000000" w14:paraId="0000009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9A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2.2 Dado que o usuário possui uma conta NOVA no sistema</w:t>
      </w:r>
    </w:p>
    <w:p w:rsidR="00000000" w:rsidDel="00000000" w:rsidP="00000000" w:rsidRDefault="00000000" w:rsidRPr="00000000" w14:paraId="0000009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E ele acessa a página Home</w:t>
      </w:r>
    </w:p>
    <w:p w:rsidR="00000000" w:rsidDel="00000000" w:rsidP="00000000" w:rsidRDefault="00000000" w:rsidRPr="00000000" w14:paraId="0000009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Quando ele aciona o botão de Leaderboard</w:t>
      </w:r>
    </w:p>
    <w:p w:rsidR="00000000" w:rsidDel="00000000" w:rsidP="00000000" w:rsidRDefault="00000000" w:rsidRPr="00000000" w14:paraId="0000009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Deve ser mostrada uma mensagem “1 more lesson”, que indica que o usuário deve fazer uma lição para desbloquear uma badge.</w:t>
      </w:r>
    </w:p>
    <w:p w:rsidR="00000000" w:rsidDel="00000000" w:rsidP="00000000" w:rsidRDefault="00000000" w:rsidRPr="00000000" w14:paraId="0000009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3 - View Profile</w:t>
      </w:r>
    </w:p>
    <w:p w:rsidR="00000000" w:rsidDel="00000000" w:rsidP="00000000" w:rsidRDefault="00000000" w:rsidRPr="00000000" w14:paraId="000000A0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3.1 Dado que o usuário possui uma conta NOVA no sistema</w:t>
      </w:r>
    </w:p>
    <w:p w:rsidR="00000000" w:rsidDel="00000000" w:rsidP="00000000" w:rsidRDefault="00000000" w:rsidRPr="00000000" w14:paraId="000000A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E ele acessa a página Home</w:t>
      </w:r>
    </w:p>
    <w:p w:rsidR="00000000" w:rsidDel="00000000" w:rsidP="00000000" w:rsidRDefault="00000000" w:rsidRPr="00000000" w14:paraId="000000A2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Quando ele aciona o botão de Profile</w:t>
      </w:r>
    </w:p>
    <w:p w:rsidR="00000000" w:rsidDel="00000000" w:rsidP="00000000" w:rsidRDefault="00000000" w:rsidRPr="00000000" w14:paraId="000000A3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Deve ser possível compartilhar seu progresso</w:t>
      </w:r>
    </w:p>
    <w:p w:rsidR="00000000" w:rsidDel="00000000" w:rsidP="00000000" w:rsidRDefault="00000000" w:rsidRPr="00000000" w14:paraId="000000A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3.2 Dado que o usuário possui uma conta NOVA no sistema</w:t>
      </w:r>
    </w:p>
    <w:p w:rsidR="00000000" w:rsidDel="00000000" w:rsidP="00000000" w:rsidRDefault="00000000" w:rsidRPr="00000000" w14:paraId="000000A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E ele acessa a página Home</w:t>
      </w:r>
    </w:p>
    <w:p w:rsidR="00000000" w:rsidDel="00000000" w:rsidP="00000000" w:rsidRDefault="00000000" w:rsidRPr="00000000" w14:paraId="000000A7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Quando ele aciona o botão de Profile</w:t>
      </w:r>
    </w:p>
    <w:p w:rsidR="00000000" w:rsidDel="00000000" w:rsidP="00000000" w:rsidRDefault="00000000" w:rsidRPr="00000000" w14:paraId="000000A8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Deve ser possível ver seus amigos e certificados</w:t>
      </w:r>
    </w:p>
    <w:p w:rsidR="00000000" w:rsidDel="00000000" w:rsidP="00000000" w:rsidRDefault="00000000" w:rsidRPr="00000000" w14:paraId="000000A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A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jpg"/><Relationship Id="rId11" Type="http://schemas.openxmlformats.org/officeDocument/2006/relationships/image" Target="media/image11.jpg"/><Relationship Id="rId10" Type="http://schemas.openxmlformats.org/officeDocument/2006/relationships/image" Target="media/image6.png"/><Relationship Id="rId13" Type="http://schemas.openxmlformats.org/officeDocument/2006/relationships/image" Target="media/image3.jpg"/><Relationship Id="rId12" Type="http://schemas.openxmlformats.org/officeDocument/2006/relationships/image" Target="media/image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8.jpg"/><Relationship Id="rId14" Type="http://schemas.openxmlformats.org/officeDocument/2006/relationships/image" Target="media/image14.jpg"/><Relationship Id="rId17" Type="http://schemas.openxmlformats.org/officeDocument/2006/relationships/image" Target="media/image9.jpg"/><Relationship Id="rId16" Type="http://schemas.openxmlformats.org/officeDocument/2006/relationships/image" Target="media/image10.jpg"/><Relationship Id="rId5" Type="http://schemas.openxmlformats.org/officeDocument/2006/relationships/styles" Target="styles.xml"/><Relationship Id="rId19" Type="http://schemas.openxmlformats.org/officeDocument/2006/relationships/image" Target="media/image12.jpg"/><Relationship Id="rId6" Type="http://schemas.openxmlformats.org/officeDocument/2006/relationships/image" Target="media/image13.png"/><Relationship Id="rId18" Type="http://schemas.openxmlformats.org/officeDocument/2006/relationships/image" Target="media/image2.jpg"/><Relationship Id="rId7" Type="http://schemas.openxmlformats.org/officeDocument/2006/relationships/image" Target="media/image4.jpg"/><Relationship Id="rId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